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A48" w:rsidRDefault="00F001AB">
      <w:pPr>
        <w:pStyle w:val="NurText"/>
        <w:pBdr>
          <w:bottom w:val="single" w:sz="4" w:space="1" w:color="00000A"/>
        </w:pBdr>
        <w:rPr>
          <w:rFonts w:asciiTheme="minorHAnsi" w:hAnsiTheme="minorHAnsi" w:cs="Courier New"/>
          <w:sz w:val="40"/>
          <w:szCs w:val="40"/>
        </w:rPr>
      </w:pPr>
      <w:r>
        <w:rPr>
          <w:rFonts w:asciiTheme="minorHAnsi" w:hAnsiTheme="minorHAnsi" w:cs="Courier New"/>
          <w:sz w:val="40"/>
          <w:szCs w:val="40"/>
        </w:rPr>
        <w:t>OnlineABR</w:t>
      </w:r>
    </w:p>
    <w:p w:rsidR="00006A48" w:rsidRDefault="00F001AB">
      <w:pPr>
        <w:pStyle w:val="NurText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Rainer Beutelmann, November 2016. 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Kommentiert von Christine Köppl</w:t>
      </w:r>
    </w:p>
    <w:p w:rsidR="00006A48" w:rsidRDefault="00F001AB">
      <w:pPr>
        <w:pStyle w:val="NurText"/>
        <w:rPr>
          <w:rFonts w:asciiTheme="minorHAnsi" w:hAnsiTheme="minorHAnsi" w:cs="Courier New"/>
          <w:sz w:val="36"/>
          <w:szCs w:val="36"/>
        </w:rPr>
      </w:pPr>
      <w:r>
        <w:rPr>
          <w:rFonts w:asciiTheme="minorHAnsi" w:hAnsiTheme="minorHAnsi" w:cs="Courier New"/>
          <w:sz w:val="36"/>
          <w:szCs w:val="36"/>
        </w:rPr>
        <w:t>Dateien: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tabs>
          <w:tab w:val="left" w:pos="2127"/>
        </w:tabs>
        <w:spacing w:after="120"/>
        <w:ind w:left="2126" w:hanging="2126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OnlineABR.fig</w:t>
      </w:r>
      <w:r>
        <w:rPr>
          <w:rFonts w:asciiTheme="minorHAnsi" w:hAnsiTheme="minorHAnsi" w:cs="Courier New"/>
          <w:sz w:val="22"/>
          <w:szCs w:val="22"/>
        </w:rPr>
        <w:t>:</w:t>
      </w:r>
      <w:r>
        <w:rPr>
          <w:rFonts w:asciiTheme="minorHAnsi" w:hAnsiTheme="minorHAnsi" w:cs="Courier New"/>
          <w:sz w:val="22"/>
          <w:szCs w:val="22"/>
        </w:rPr>
        <w:tab/>
        <w:t>GUI</w:t>
      </w:r>
    </w:p>
    <w:p w:rsidR="00006A48" w:rsidRDefault="00F001AB">
      <w:pPr>
        <w:pStyle w:val="NurText"/>
        <w:tabs>
          <w:tab w:val="left" w:pos="2127"/>
        </w:tabs>
        <w:spacing w:after="120"/>
        <w:ind w:left="2126" w:hanging="2126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OnlineABR.m</w:t>
      </w:r>
      <w:r>
        <w:rPr>
          <w:rFonts w:asciiTheme="minorHAnsi" w:hAnsiTheme="minorHAnsi" w:cs="Courier New"/>
          <w:sz w:val="22"/>
          <w:szCs w:val="22"/>
        </w:rPr>
        <w:t>:</w:t>
      </w:r>
      <w:r>
        <w:rPr>
          <w:rFonts w:asciiTheme="minorHAnsi" w:hAnsiTheme="minorHAnsi" w:cs="Courier New"/>
          <w:sz w:val="22"/>
          <w:szCs w:val="22"/>
        </w:rPr>
        <w:tab/>
        <w:t>GUI Callbacks, hauptsächlich trivial, Darstellungs-Funktionen, Artefakt-Schwellen-Messung</w:t>
      </w:r>
    </w:p>
    <w:p w:rsidR="00006A48" w:rsidRDefault="00F001AB">
      <w:pPr>
        <w:pStyle w:val="NurText"/>
        <w:tabs>
          <w:tab w:val="left" w:pos="2127"/>
        </w:tabs>
        <w:spacing w:after="120"/>
        <w:ind w:left="2126" w:hanging="2126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PlayStimulus.m</w:t>
      </w:r>
      <w:r>
        <w:rPr>
          <w:rFonts w:asciiTheme="minorHAnsi" w:hAnsiTheme="minorHAnsi" w:cs="Courier New"/>
          <w:sz w:val="22"/>
          <w:szCs w:val="22"/>
        </w:rPr>
        <w:t>:</w:t>
      </w:r>
      <w:r>
        <w:rPr>
          <w:rFonts w:asciiTheme="minorHAnsi" w:hAnsiTheme="minorHAnsi" w:cs="Courier New"/>
          <w:sz w:val="22"/>
          <w:szCs w:val="22"/>
        </w:rPr>
        <w:tab/>
        <w:t>Haupt-Skript für die Messung</w:t>
      </w:r>
    </w:p>
    <w:p w:rsidR="00006A48" w:rsidRDefault="00F001AB">
      <w:pPr>
        <w:pStyle w:val="NurText"/>
        <w:tabs>
          <w:tab w:val="left" w:pos="2127"/>
        </w:tabs>
        <w:spacing w:after="120"/>
        <w:ind w:left="2126" w:hanging="2126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DefaultParameters.m</w:t>
      </w:r>
      <w:r>
        <w:rPr>
          <w:rFonts w:asciiTheme="minorHAnsi" w:hAnsiTheme="minorHAnsi" w:cs="Courier New"/>
          <w:sz w:val="22"/>
          <w:szCs w:val="22"/>
        </w:rPr>
        <w:t xml:space="preserve">: </w:t>
      </w:r>
      <w:r>
        <w:rPr>
          <w:rFonts w:asciiTheme="minorHAnsi" w:hAnsiTheme="minorHAnsi" w:cs="Courier New"/>
          <w:sz w:val="22"/>
          <w:szCs w:val="22"/>
        </w:rPr>
        <w:tab/>
        <w:t>Setzt die Basiseinstellungen für die Messung in den handles.Setup-Strukturbaum. Wird immer zuerst geladen, kann durch Überschreiben mit einer weiteren "Param....m"-Datei ergänzt werden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>Rainers Skript wurde ursprünglich nur für binaura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le Stimulation, mit kurzen akustischen Klicks, Tönen oder Rauschen entwickelt. Die Teststimuli haben dabei interaurale Zeit- oder Pegeldifferenzen (ITD, ILD). Das Ableitsignal ist typischerweise sehr klein (µV Bereich) und muss vielfach gemittelt werden. E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ine Artefakt-Detektion ist deshalb ebenfalls eingebaut. 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Künftig soll das Skript verschiedene Experimente steuern, die sich bzgl. der präsentierten Stimuli und der nachfolgenden Auswertung unterscheiden. Die prinzipielle Festlegung muss irgendwo sehr früh 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erfolgen: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b/>
          <w:color w:val="5B9BD5" w:themeColor="accent1"/>
          <w:sz w:val="22"/>
          <w:szCs w:val="22"/>
        </w:rPr>
        <w:t>1.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Die ursprüngliche Anwendung des Skripts bleibt weiterhin eine unserer Anwendungen = </w:t>
      </w:r>
      <w:r>
        <w:rPr>
          <w:rFonts w:asciiTheme="minorHAnsi" w:hAnsiTheme="minorHAnsi" w:cs="Courier New"/>
          <w:b/>
          <w:color w:val="5B9BD5" w:themeColor="accent1"/>
          <w:sz w:val="22"/>
          <w:szCs w:val="22"/>
        </w:rPr>
        <w:t>Binaurale Differenzpotentiale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(Nicos Arbeit und künftig Nadine).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b/>
          <w:color w:val="5B9BD5" w:themeColor="accent1"/>
          <w:sz w:val="22"/>
          <w:szCs w:val="22"/>
        </w:rPr>
        <w:t>2.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Skript wurde bereits so modifiziert, dass auch monaurale Stimulation möglich ist (Lichun un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d Friederikes Setup; künftig auch Queralt) = </w:t>
      </w:r>
      <w:r>
        <w:rPr>
          <w:rFonts w:asciiTheme="minorHAnsi" w:hAnsiTheme="minorHAnsi" w:cs="Courier New"/>
          <w:b/>
          <w:color w:val="5B9BD5" w:themeColor="accent1"/>
          <w:sz w:val="22"/>
          <w:szCs w:val="22"/>
        </w:rPr>
        <w:t>Monaurales ABR / CAP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(ABR und CAP unterscheiden sich nur in der Elektrodenpositionierung, d.h. unerheblich für das Skript).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b/>
          <w:color w:val="5B9BD5" w:themeColor="accent1"/>
          <w:sz w:val="22"/>
          <w:szCs w:val="22"/>
        </w:rPr>
        <w:t>3.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Eine erweiterte Version der monauralen Präsentation, die Maskiererstimuli einschließ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t = </w:t>
      </w:r>
      <w:r>
        <w:rPr>
          <w:rFonts w:asciiTheme="minorHAnsi" w:hAnsiTheme="minorHAnsi" w:cs="Courier New"/>
          <w:b/>
          <w:color w:val="5B9BD5" w:themeColor="accent1"/>
          <w:sz w:val="22"/>
          <w:szCs w:val="22"/>
        </w:rPr>
        <w:t>Joris Lab Methode zur Extraktion neuronaler Phasenkopplung aus CAP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(Verschooten et al., künftig Queralt).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pBdr>
          <w:bottom w:val="single" w:sz="4" w:space="1" w:color="00000A"/>
        </w:pBdr>
        <w:rPr>
          <w:rFonts w:asciiTheme="minorHAnsi" w:hAnsiTheme="minorHAnsi" w:cs="Courier New"/>
          <w:sz w:val="36"/>
          <w:szCs w:val="36"/>
        </w:rPr>
      </w:pPr>
      <w:r>
        <w:rPr>
          <w:rFonts w:asciiTheme="minorHAnsi" w:hAnsiTheme="minorHAnsi" w:cs="Courier New"/>
          <w:sz w:val="36"/>
          <w:szCs w:val="36"/>
        </w:rPr>
        <w:t>Grober Ablauf in PlayStimulus.m (siehe auch %%-Sections)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1. Einige generelle Parameter werden gesetzt, insbesondere Hardware-Umrechnungen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2. Di</w:t>
      </w:r>
      <w:r>
        <w:rPr>
          <w:rFonts w:asciiTheme="minorHAnsi" w:hAnsiTheme="minorHAnsi" w:cs="Courier New"/>
          <w:sz w:val="22"/>
          <w:szCs w:val="22"/>
        </w:rPr>
        <w:t>e Soundkarte wird initialisiert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3. Der Roh-Stimulus (d.h. ohne Pegelskalierung, ITD, ILD, etc.) wird   generiert oder geladen</w:t>
      </w:r>
    </w:p>
    <w:p w:rsidR="00006A48" w:rsidRDefault="00F001AB">
      <w:pPr>
        <w:pStyle w:val="NurText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>So wie ich es verstehe, wird hier wird der prinzipielle Teststimulustyp erzeugt (z.B. Ton, Klick, Rauschen … oder was Beliebiges,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extern generiertes geladen). Erst später werden dann Details wie genaue Dauer, Pegel, oder binaurale Differenzen geregelt. Evtl. Maskierer kommen auch später.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4. Der Roh-Stimulus wird ggf. mit einem Fenster auf die richtige tatsächliche  Länge zurechtges</w:t>
      </w:r>
      <w:r>
        <w:rPr>
          <w:rFonts w:asciiTheme="minorHAnsi" w:hAnsiTheme="minorHAnsi" w:cs="Courier New"/>
          <w:sz w:val="22"/>
          <w:szCs w:val="22"/>
        </w:rPr>
        <w:t>chnitten, insgesamt bleibt der Stimulus aber mit Null-Samples so lang wie generiert</w:t>
      </w:r>
    </w:p>
    <w:p w:rsidR="00006A48" w:rsidRDefault="00F001AB">
      <w:pPr>
        <w:pStyle w:val="NurText"/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Unsere Teststimuli sind typischerweise kurze Signale im 10er-Millisekundenbereich (Maskierersignale sind typischerweise etwas länger). </w:t>
      </w:r>
      <w:r>
        <w:rPr>
          <w:rFonts w:asciiTheme="minorHAnsi" w:hAnsiTheme="minorHAnsi" w:cs="Courier New"/>
          <w:color w:val="FF0000"/>
          <w:sz w:val="22"/>
          <w:szCs w:val="22"/>
        </w:rPr>
        <w:t>Das mit den Null Samples verstehe ich</w:t>
      </w:r>
      <w:r>
        <w:rPr>
          <w:rFonts w:asciiTheme="minorHAnsi" w:hAnsiTheme="minorHAnsi" w:cs="Courier New"/>
          <w:color w:val="FF0000"/>
          <w:sz w:val="22"/>
          <w:szCs w:val="22"/>
        </w:rPr>
        <w:t xml:space="preserve"> nicht.</w:t>
      </w:r>
    </w:p>
    <w:p w:rsidR="00006A48" w:rsidRDefault="00006A48">
      <w:pPr>
        <w:pStyle w:val="NurText"/>
        <w:rPr>
          <w:rFonts w:asciiTheme="minorHAnsi" w:hAnsiTheme="minorHAnsi" w:cs="Courier New"/>
          <w:color w:val="5B9BD5" w:themeColor="accent1"/>
          <w:sz w:val="22"/>
          <w:szCs w:val="22"/>
        </w:rPr>
      </w:pPr>
    </w:p>
    <w:p w:rsidR="00006A48" w:rsidRDefault="00F001AB">
      <w:pPr>
        <w:pStyle w:val="NurText"/>
      </w:pPr>
      <w:ins w:id="0" w:author="Rainer Beutelmann" w:date="2016-12-08T12:18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 xml:space="preserve">Die Null-Samples haben rein technische Gründe. Natürlich wird während der Null-Samples nichts ausgegeben, aber um das exakte Timing </w:t>
        </w:r>
      </w:ins>
      <w:ins w:id="1" w:author="Rainer Beutelmann" w:date="2016-12-08T12:19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sicherzustellen wird der eigentliche Stimulus</w:t>
        </w:r>
      </w:ins>
      <w:ins w:id="2" w:author="Rainer Beutelmann" w:date="2016-12-08T12:20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 xml:space="preserve">mit vorne und hinten angehängten Nullen auf eine feste technische Länge ergänzt. Das bezieht sich auch auf die gestern erwähnte </w:t>
        </w:r>
      </w:ins>
      <w:ins w:id="3" w:author="Rainer Beutelmann" w:date="2016-12-08T12:21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 xml:space="preserve">„PreTime“, während der vor dem eigentlichen Stimulus schon das Signal zur </w:t>
        </w:r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lastRenderedPageBreak/>
          <w:t>Aufnahme gegeben werden muss, indem eben „nichts“ abge</w:t>
        </w:r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spielt und die Aufnahme synchron dazu gestartet wird.</w:t>
        </w:r>
      </w:ins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5. Ggf. wird ein generelles Delay eingefügt, falls ein Maskierer vorhergehen soll</w:t>
      </w:r>
    </w:p>
    <w:p w:rsidR="00006A48" w:rsidRDefault="00F001AB">
      <w:pPr>
        <w:pStyle w:val="NurText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>Maskierer sind Signale, die das Hörsystem erstmal in einen bestimmten (adaptierten) Zustand versetzen sollen, bevor das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 eigentliche Testsignal kommt. Nur für spezielle Protokolle notwendig (Anwendung 3 oben).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6a. Die Daten aus der Kalibriermessung werden geladen und angepasst. 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Die Kalibrierung wird am Anfang jedes Experiments für das individuelle Tier durchgeführt. Dabei 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wird von einem geeichten Mikrofon der tatsächlich im Gehörgang ankommende Schall gemessen und mit dem elektrisch gegebenen Signal verglichen, um die Filterfunktion des Schallgebers zu erhalten.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6b. Der Stimulus wird auf den richtigen Pegel skaliert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6c. Der</w:t>
      </w:r>
      <w:r>
        <w:rPr>
          <w:rFonts w:asciiTheme="minorHAnsi" w:hAnsiTheme="minorHAnsi" w:cs="Courier New"/>
          <w:sz w:val="22"/>
          <w:szCs w:val="22"/>
        </w:rPr>
        <w:t xml:space="preserve"> Stimulus wird für zum Ausgleich der Lautsprecher-Übertragung gefiltert</w:t>
      </w:r>
    </w:p>
    <w:p w:rsidR="00006A48" w:rsidRDefault="00F001AB">
      <w:pPr>
        <w:pStyle w:val="NurText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Hier wird die ermittelte Kalibrierung heran gezogen 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7. Zeitverschobene Kopien des Stimulus für die ITD werden berechnet</w:t>
      </w:r>
    </w:p>
    <w:p w:rsidR="00006A48" w:rsidRDefault="00F001AB">
      <w:pPr>
        <w:pStyle w:val="NurText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>Dies ist eine der Kernfunktionen von Rainers ursprünglichem Pr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ogramm = binaurale Präsentation von Stimuli mit interauralen Zeitdifferenzen.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8. Weitere Hilfsvariablen für den Ablauf werden gesetzt oder initialisiert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9. Ein Null-Signal wird in die Warteschlange der Soundkarte geschickt, als Vorlauf für die eigentlich</w:t>
      </w:r>
      <w:r>
        <w:rPr>
          <w:rFonts w:asciiTheme="minorHAnsi" w:hAnsiTheme="minorHAnsi" w:cs="Courier New"/>
          <w:sz w:val="22"/>
          <w:szCs w:val="22"/>
        </w:rPr>
        <w:t>en Signale (d.h., um Zeit für die  Vorbereitung des ersten eigentlichen Stimulus zu haben, "double-buffering")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10. Die Datei für die Rohdaten wird vorbereitet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11. Die Mess-Schleife (bis Abbruch per GUI oder genügend Wiederholungen gemessen wurden)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11a. </w:t>
      </w:r>
      <w:r>
        <w:rPr>
          <w:rFonts w:asciiTheme="minorHAnsi" w:hAnsiTheme="minorHAnsi" w:cs="Courier New"/>
          <w:sz w:val="22"/>
          <w:szCs w:val="22"/>
        </w:rPr>
        <w:t>Letzte verfügbare Aufnahme holen, Rohdaten in Datei schreiben,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exaktes Timing über Triggersignal detektieren,</w:t>
      </w:r>
    </w:p>
    <w:p w:rsidR="00006A48" w:rsidRDefault="00F001AB">
      <w:pPr>
        <w:pStyle w:val="NurText"/>
      </w:pPr>
      <w:r>
        <w:rPr>
          <w:rFonts w:asciiTheme="minorHAnsi" w:hAnsiTheme="minorHAnsi" w:cs="Courier New"/>
          <w:sz w:val="22"/>
          <w:szCs w:val="22"/>
        </w:rPr>
        <w:t xml:space="preserve">     in ABR/EEG- und Mic-Teile auftrennen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, es wird sowohl das akustische Signal über das Mikrofon im Gehörgang = Mic (</w:t>
      </w:r>
      <w:r>
        <w:rPr>
          <w:rFonts w:asciiTheme="minorHAnsi" w:hAnsiTheme="minorHAnsi" w:cs="Courier New"/>
          <w:color w:val="FF0000"/>
          <w:sz w:val="22"/>
          <w:szCs w:val="22"/>
        </w:rPr>
        <w:t>bei binauraler Präsenta</w:t>
      </w:r>
      <w:r>
        <w:rPr>
          <w:rFonts w:asciiTheme="minorHAnsi" w:hAnsiTheme="minorHAnsi" w:cs="Courier New"/>
          <w:color w:val="FF0000"/>
          <w:sz w:val="22"/>
          <w:szCs w:val="22"/>
        </w:rPr>
        <w:t>tion beide Mics?)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, als auch das elektrische Potential der Ableitelektroden = ABR/EEG aufgenommen</w:t>
      </w:r>
    </w:p>
    <w:p w:rsidR="00006A48" w:rsidRDefault="00F001AB">
      <w:pPr>
        <w:pStyle w:val="NurText"/>
      </w:pPr>
      <w:ins w:id="4" w:author="Rainer Beutelmann" w:date="2016-12-08T12:22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Es werden immer beide Mikrofone aufgenommen, auch wenn nur monaural abgespielt wird.</w:t>
        </w:r>
      </w:ins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iterativ Mittelwert und Varianz berechnen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11b. Nächsten Stimulus vor</w:t>
      </w:r>
      <w:r>
        <w:rPr>
          <w:rFonts w:asciiTheme="minorHAnsi" w:hAnsiTheme="minorHAnsi" w:cs="Courier New"/>
          <w:sz w:val="22"/>
          <w:szCs w:val="22"/>
        </w:rPr>
        <w:t>bereiten: ggf. ILD skalieren,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zufälliger Vorzeichenwechsel (gegen Artefakte)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Stimulus mit richtiger ITD-Verzögerung für links und rechts wählen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Stimulus in die Warteschlange der Soundkarte schicken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Statusdaten aufbereiten und per </w:t>
      </w:r>
      <w:r>
        <w:rPr>
          <w:rFonts w:asciiTheme="minorHAnsi" w:hAnsiTheme="minorHAnsi" w:cs="Courier New"/>
          <w:sz w:val="22"/>
          <w:szCs w:val="22"/>
        </w:rPr>
        <w:t>Callback an die GUI schicken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12. noch ein letztes Mal Update der GUI-Daten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13. Aufräumen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pBdr>
          <w:bottom w:val="single" w:sz="4" w:space="1" w:color="00000A"/>
        </w:pBdr>
        <w:rPr>
          <w:rFonts w:asciiTheme="minorHAnsi" w:hAnsiTheme="minorHAnsi" w:cs="Courier New"/>
          <w:sz w:val="36"/>
          <w:szCs w:val="36"/>
        </w:rPr>
      </w:pPr>
      <w:r>
        <w:rPr>
          <w:rFonts w:asciiTheme="minorHAnsi" w:hAnsiTheme="minorHAnsi" w:cs="Courier New"/>
          <w:sz w:val="36"/>
          <w:szCs w:val="36"/>
        </w:rPr>
        <w:t>Die wichtigsten Variablen: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b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stS  :  Setup-Struktur aus DefaultParameters.m etc.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b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lastRenderedPageBreak/>
        <w:t>Hw   :  Hardware-Teil der Setup-Struktur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b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St   :  Stimulus-Teil der Setup-Struktur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b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R</w:t>
      </w:r>
      <w:r>
        <w:rPr>
          <w:rFonts w:asciiTheme="minorHAnsi" w:hAnsiTheme="minorHAnsi" w:cs="Courier New"/>
          <w:b/>
          <w:sz w:val="22"/>
          <w:szCs w:val="22"/>
        </w:rPr>
        <w:t>c   :  Recording-Teil der Setup-Struktur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   :   Template des zu spielenden Stimulus, davon werden Versionen mit anderem Pegel, ILD, ITD abgeleitet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RMS        :   nomineller (digitaler) Pegel des stimulus, darauf basiert die spätere Berechnung des </w:t>
      </w:r>
      <w:r>
        <w:rPr>
          <w:rFonts w:asciiTheme="minorHAnsi" w:hAnsiTheme="minorHAnsi" w:cs="Courier New"/>
          <w:sz w:val="22"/>
          <w:szCs w:val="22"/>
        </w:rPr>
        <w:t>Ausgabepegels im System.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TimeOffset :   zeitlicher Referenzpunkt des eigentlichen Stimulus in "stimulus" (in Sekunden). Ändert sich insbesondere bei generellen Verschiebungen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masker     :   enthält ggf. einen zusätzlichen Maskierer, der vor dem Stimulus </w:t>
      </w:r>
      <w:r>
        <w:rPr>
          <w:rFonts w:asciiTheme="minorHAnsi" w:hAnsiTheme="minorHAnsi" w:cs="Courier New"/>
          <w:sz w:val="22"/>
          <w:szCs w:val="22"/>
        </w:rPr>
        <w:t>abgespielt wird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shiftstim  :   für ITD zeitlich verschobene Kopien von stimulus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trigger    :   Triggerimpuls ab TimeOffset, Länge ca. 1 ms. Wird per Loop-Kabel mit aufgenommen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IdxVec     :   Sample-Indizes des zu verarbeitenden Teils innerhalb der Aufnahme</w:t>
      </w:r>
      <w:r>
        <w:rPr>
          <w:rFonts w:asciiTheme="minorHAnsi" w:hAnsiTheme="minorHAnsi" w:cs="Courier New"/>
          <w:sz w:val="22"/>
          <w:szCs w:val="22"/>
        </w:rPr>
        <w:t>puffer (ein bisschen vor und nach dem Stimulus inklusive der System-Verzögerung)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signal     :   tatsächlich an die Soundkarte übergebenes Signal (inkl. ITD, ILD, etc.)               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b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 xml:space="preserve">Für folgende Variablen gilt: ITD-Index ist: </w:t>
      </w:r>
      <w:r>
        <w:rPr>
          <w:rFonts w:asciiTheme="minorHAnsi" w:hAnsiTheme="minorHAnsi" w:cs="Courier New"/>
          <w:b/>
          <w:sz w:val="22"/>
          <w:szCs w:val="22"/>
        </w:rPr>
        <w:br/>
        <w:t xml:space="preserve">1 = monaural links, </w:t>
      </w:r>
      <w:r>
        <w:rPr>
          <w:rFonts w:asciiTheme="minorHAnsi" w:hAnsiTheme="minorHAnsi" w:cs="Courier New"/>
          <w:b/>
          <w:sz w:val="22"/>
          <w:szCs w:val="22"/>
        </w:rPr>
        <w:br/>
        <w:t>2 = mo</w:t>
      </w:r>
      <w:r>
        <w:rPr>
          <w:rFonts w:asciiTheme="minorHAnsi" w:hAnsiTheme="minorHAnsi" w:cs="Courier New"/>
          <w:b/>
          <w:sz w:val="22"/>
          <w:szCs w:val="22"/>
        </w:rPr>
        <w:t xml:space="preserve">naural rechts, </w:t>
      </w:r>
      <w:r>
        <w:rPr>
          <w:rFonts w:asciiTheme="minorHAnsi" w:hAnsiTheme="minorHAnsi" w:cs="Courier New"/>
          <w:b/>
          <w:sz w:val="22"/>
          <w:szCs w:val="22"/>
        </w:rPr>
        <w:br/>
        <w:t>3. = ITD-Index in der Reihenfolge von St.ITD</w:t>
      </w:r>
    </w:p>
    <w:p w:rsidR="00006A48" w:rsidRDefault="00F001AB">
      <w:pPr>
        <w:pStyle w:val="NurText"/>
        <w:spacing w:after="120"/>
        <w:contextualSpacing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Avg        :   gemitteltes ABR (Dimensionen: 1. Samples, 2. ITD-Index, 3. ILD-Index)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ABR (und manchmal auch EEG) ist die generelle Bezeichnung für das Ableitsignal von den Elektroden (kann dem 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Skript egal sein, wo die Elektroden genau plaziert sind und welches Potential genau erfasst wird; ABR, CAP, EEG …)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Var        :   Varianz ABR (Dimensionen: 1. Samples, 2. ITD-Index, 3. ILD-Index)</w:t>
      </w:r>
    </w:p>
    <w:p w:rsidR="00006A48" w:rsidRDefault="00F001AB">
      <w:pPr>
        <w:pStyle w:val="NurText"/>
        <w:spacing w:after="120"/>
        <w:contextualSpacing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AvgC       :   Anzahl gemittelter Epochen Avg  (Dimensionen:</w:t>
      </w:r>
      <w:r>
        <w:rPr>
          <w:rFonts w:asciiTheme="minorHAnsi" w:hAnsiTheme="minorHAnsi" w:cs="Courier New"/>
          <w:sz w:val="22"/>
          <w:szCs w:val="22"/>
        </w:rPr>
        <w:t xml:space="preserve"> 1. ITD-Index, 2. ILD-Index)               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>Die Epoche ist das Zeitfenster, in dem das Ableitsignal erfasst wird.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Mic        :   gemitteltes Mikrofonsignal (Dimensionen: 1. Samples, 2. Kanal, 3. ITD-Index, 4. ILD-Index). Kanal = 1. links, 2. rechts, 3. int</w:t>
      </w:r>
      <w:r>
        <w:rPr>
          <w:rFonts w:asciiTheme="minorHAnsi" w:hAnsiTheme="minorHAnsi" w:cs="Courier New"/>
          <w:sz w:val="22"/>
          <w:szCs w:val="22"/>
        </w:rPr>
        <w:t>ern links, 4. intern rechts (d.h. ohne Akustik)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MicC       :   Anzahl gemittelter Epochen Mic  (Dimensionen: 1. ITD-Index, 2. ILD-Index)               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page, lastpage :   Handle-Nummern der Sound-Puffer von playrec, werden benutzt, um Aufnahmen abzuholen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Conditions  :   Liste der tatsächlich abgespielten Konditionen (kann für die Rohdaten-Datei benutzt werden)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>Das muss die Liste der verschiedenen Teststimuli sein, z.B. verschiedene Pegel, Frequenzen, ITDs ….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st.Msd, Data  :   Daten, die an die GUI zur Da</w:t>
      </w:r>
      <w:r>
        <w:rPr>
          <w:rFonts w:asciiTheme="minorHAnsi" w:hAnsiTheme="minorHAnsi" w:cs="Courier New"/>
          <w:sz w:val="22"/>
          <w:szCs w:val="22"/>
        </w:rPr>
        <w:t>rstellung geschickt werden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rPr>
          <w:rFonts w:cs="Courier New"/>
          <w:sz w:val="36"/>
          <w:szCs w:val="36"/>
        </w:rPr>
      </w:pPr>
      <w:r>
        <w:br w:type="page"/>
      </w:r>
    </w:p>
    <w:p w:rsidR="00006A48" w:rsidRDefault="00F001AB">
      <w:pPr>
        <w:pStyle w:val="NurText"/>
        <w:pBdr>
          <w:bottom w:val="single" w:sz="4" w:space="1" w:color="00000A"/>
        </w:pBdr>
        <w:rPr>
          <w:rFonts w:asciiTheme="minorHAnsi" w:hAnsiTheme="minorHAnsi" w:cs="Courier New"/>
          <w:sz w:val="36"/>
          <w:szCs w:val="36"/>
        </w:rPr>
      </w:pPr>
      <w:r>
        <w:rPr>
          <w:rFonts w:asciiTheme="minorHAnsi" w:hAnsiTheme="minorHAnsi" w:cs="Courier New"/>
          <w:sz w:val="36"/>
          <w:szCs w:val="36"/>
        </w:rPr>
        <w:lastRenderedPageBreak/>
        <w:t>Setup-Struktur:</w:t>
      </w:r>
    </w:p>
    <w:p w:rsidR="00006A48" w:rsidRDefault="00006A48">
      <w:pPr>
        <w:pStyle w:val="NurText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Die meisten Settings werden nur abgefragt wenn benötigt, sonst ignoriert.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Fs                  :   Samplingfrequenz des Systems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DisplayTime         :   Update-Häufigkeit der GUI in Sekunden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Hardware.DryRun  </w:t>
      </w:r>
      <w:r>
        <w:rPr>
          <w:rFonts w:asciiTheme="minorHAnsi" w:hAnsiTheme="minorHAnsi" w:cs="Courier New"/>
          <w:sz w:val="22"/>
          <w:szCs w:val="22"/>
        </w:rPr>
        <w:t xml:space="preserve">   :   true = Experiment ohne echte Soundhardware testen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Hardware.PlayDev    :   Device-Nummer des Soundkartenausgangs (in jedem Rechner anders)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Hardware.RecDev     :   Device-Nummer des Soundkartenausgangs (in jedem Rechner anders)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Hardware.PlayCh     :  </w:t>
      </w:r>
      <w:r>
        <w:rPr>
          <w:rFonts w:asciiTheme="minorHAnsi" w:hAnsiTheme="minorHAnsi" w:cs="Courier New"/>
          <w:sz w:val="22"/>
          <w:szCs w:val="22"/>
        </w:rPr>
        <w:t xml:space="preserve"> Maximale Anzahl von Abspielkanälen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Hardware.RecCh      :   Maximale Anzahl von Aufnahmekanälen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Hardware.BufferSize :   Größe des (internen) Soundkartenpuffers in Samples. Kann meistens 0 bleiben, dann automatische Einstellung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Hardware.CalFile    :   </w:t>
      </w:r>
      <w:r>
        <w:rPr>
          <w:rFonts w:asciiTheme="minorHAnsi" w:hAnsiTheme="minorHAnsi" w:cs="Courier New"/>
          <w:sz w:val="22"/>
          <w:szCs w:val="22"/>
        </w:rPr>
        <w:t>Dateiname der Kalibrierdatei. Wird von "QuickCalibrator" erstellt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Hardware.LevelCorrection  :  ggf. Pegelkorrekturoffsets [ links rechts ] in dB </w:t>
      </w:r>
    </w:p>
    <w:p w:rsidR="00006A48" w:rsidRDefault="00F001AB">
      <w:pPr>
        <w:pStyle w:val="NurText"/>
        <w:spacing w:after="120"/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Kann mir nicht vorstellen, dass wir das brauchen. </w:t>
      </w:r>
      <w:r>
        <w:rPr>
          <w:rFonts w:asciiTheme="minorHAnsi" w:hAnsiTheme="minorHAnsi" w:cs="Courier New"/>
          <w:color w:val="FF0000"/>
          <w:sz w:val="22"/>
          <w:szCs w:val="22"/>
        </w:rPr>
        <w:t>War vielleicht mal dafür gedacht, unterschiedliche Hörschwel</w:t>
      </w:r>
      <w:r>
        <w:rPr>
          <w:rFonts w:asciiTheme="minorHAnsi" w:hAnsiTheme="minorHAnsi" w:cs="Courier New"/>
          <w:color w:val="FF0000"/>
          <w:sz w:val="22"/>
          <w:szCs w:val="22"/>
        </w:rPr>
        <w:t>len zwischen linkem und rechtem Ohr eines Tiers auszugleichen?</w:t>
      </w:r>
    </w:p>
    <w:p w:rsidR="00006A48" w:rsidRDefault="00F001AB">
      <w:pPr>
        <w:pStyle w:val="NurText"/>
        <w:spacing w:after="120"/>
        <w:rPr>
          <w:color w:val="00CC00"/>
        </w:rPr>
      </w:pPr>
      <w:ins w:id="5" w:author="Rainer Beutelmann" w:date="2016-12-08T11:56:00Z">
        <w:r>
          <w:rPr>
            <w:rFonts w:asciiTheme="minorHAnsi" w:hAnsiTheme="minorHAnsi" w:cs="Courier New"/>
            <w:color w:val="00CC00"/>
            <w:sz w:val="22"/>
            <w:szCs w:val="22"/>
          </w:rPr>
          <w:t>Das kann man für alles möglich „missbrauchen“, aber war dazu da, bekannte, aber nicht von den Mikrofonen registrierte Pegeldifferenzen nachträglich zu korrigieren.</w:t>
        </w:r>
      </w:ins>
    </w:p>
    <w:p w:rsidR="00006A48" w:rsidRDefault="00006A48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Hardware.StimCh           : </w:t>
      </w:r>
      <w:r>
        <w:rPr>
          <w:rFonts w:asciiTheme="minorHAnsi" w:hAnsiTheme="minorHAnsi" w:cs="Courier New"/>
          <w:sz w:val="22"/>
          <w:szCs w:val="22"/>
        </w:rPr>
        <w:t xml:space="preserve"> Stimulus-Abspielkanäle [ links rechts ]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Hardware.TrgCh            :  Trigger-Abspielkanal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b/>
          <w:sz w:val="22"/>
          <w:szCs w:val="22"/>
        </w:rPr>
      </w:pPr>
      <w:r>
        <w:rPr>
          <w:rFonts w:asciiTheme="minorHAnsi" w:hAnsiTheme="minorHAnsi" w:cs="Courier New"/>
          <w:b/>
          <w:sz w:val="22"/>
          <w:szCs w:val="22"/>
        </w:rPr>
        <w:t>====&gt; Elektrische Daten des Soundkarte/Verstärker/Mikrofon-Systems</w:t>
      </w:r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6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7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>Hardware.SoundCardVoltToSample = 1/1.780; % 1/Volt</w:t>
      </w:r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8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9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>Hardware.SoundCard_In_Impedance = 10000; % Ohm</w:t>
      </w:r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10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11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>Hardware.PhysAmp_Out_Impedance = 600; % Ohm</w:t>
      </w:r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12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13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>Hardware.MicAmp_Out_Impedance = 5; % Ohm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Hardware.MicAmp_In_Impedance = 600; % Ohm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Hardware.MicAmp_GainFactor = 10^(40/20); % linear 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= 40dB, für uns i.d.R. korrekt 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Hardware.PhysAmp_GainFactor = 10000; % linear </w:t>
      </w:r>
      <w:r>
        <w:rPr>
          <w:rFonts w:asciiTheme="minorHAnsi" w:hAnsiTheme="minorHAnsi" w:cs="Courier New"/>
          <w:sz w:val="22"/>
          <w:szCs w:val="22"/>
        </w:rPr>
        <w:t xml:space="preserve"> </w:t>
      </w:r>
      <w:r>
        <w:rPr>
          <w:rFonts w:asciiTheme="minorHAnsi" w:hAnsiTheme="minorHAnsi" w:cs="Courier New"/>
          <w:sz w:val="22"/>
          <w:szCs w:val="22"/>
        </w:rPr>
        <w:br/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Verstärkungsfaktor der elektrophysiologischen Ableitung; variiert, muss der Nutzer korrekt setzen</w:t>
      </w:r>
    </w:p>
    <w:p w:rsidR="00006A48" w:rsidRDefault="00F001AB">
      <w:pPr>
        <w:pStyle w:val="NurText"/>
        <w:spacing w:after="120"/>
      </w:pPr>
      <w:r>
        <w:rPr>
          <w:rFonts w:asciiTheme="minorHAnsi" w:hAnsiTheme="minorHAnsi" w:cs="Courier New"/>
          <w:sz w:val="22"/>
          <w:szCs w:val="22"/>
        </w:rPr>
        <w:t xml:space="preserve">Hardware.Mic_Out_Impedance = 4400; % Ohm  </w:t>
      </w:r>
      <w:r>
        <w:rPr>
          <w:rFonts w:asciiTheme="minorHAnsi" w:hAnsiTheme="minorHAnsi" w:cs="Courier New"/>
          <w:color w:val="FF0000"/>
          <w:sz w:val="22"/>
          <w:szCs w:val="22"/>
        </w:rPr>
        <w:t>unsicher, was das ist; Rainer fragen</w:t>
      </w:r>
    </w:p>
    <w:p w:rsidR="00006A48" w:rsidRDefault="00F001AB">
      <w:pPr>
        <w:pStyle w:val="NurText"/>
        <w:spacing w:after="120"/>
      </w:pPr>
      <w:ins w:id="14" w:author="Rainer Beutelmann" w:date="2016-12-08T11:57:00Z">
        <w:r>
          <w:rPr>
            <w:rFonts w:asciiTheme="minorHAnsi" w:hAnsiTheme="minorHAnsi" w:cs="Courier New"/>
            <w:color w:val="FF0000"/>
            <w:sz w:val="22"/>
            <w:szCs w:val="22"/>
          </w:rPr>
          <w:t>Die Kombination von Ausgangsimpedanz eines Geräts (in diesem Fall des Mikrofo</w:t>
        </w:r>
        <w:r>
          <w:rPr>
            <w:rFonts w:asciiTheme="minorHAnsi" w:hAnsiTheme="minorHAnsi" w:cs="Courier New"/>
            <w:color w:val="FF0000"/>
            <w:sz w:val="22"/>
            <w:szCs w:val="22"/>
          </w:rPr>
          <w:t>ns) und Einga</w:t>
        </w:r>
      </w:ins>
      <w:ins w:id="15" w:author="Rainer Beutelmann" w:date="2016-12-08T11:58:00Z">
        <w:r>
          <w:rPr>
            <w:rFonts w:asciiTheme="minorHAnsi" w:hAnsiTheme="minorHAnsi" w:cs="Courier New"/>
            <w:color w:val="FF0000"/>
            <w:sz w:val="22"/>
            <w:szCs w:val="22"/>
          </w:rPr>
          <w:t xml:space="preserve">ngsimpedanz des daran angeschlossenen Geräts (in diesem Fall der TDT-Mikrofonverstärker) ergibt je nach Verhältnis der Impedanzen eine Spannungsänderung, die ggf. </w:t>
        </w:r>
      </w:ins>
      <w:ins w:id="16" w:author="Rainer Beutelmann" w:date="2016-12-08T11:59:00Z">
        <w:r>
          <w:rPr>
            <w:rFonts w:asciiTheme="minorHAnsi" w:hAnsiTheme="minorHAnsi" w:cs="Courier New"/>
            <w:color w:val="FF0000"/>
            <w:sz w:val="22"/>
            <w:szCs w:val="22"/>
          </w:rPr>
          <w:t>berücksichtig werden muss. Die Formel dazu ist (V=Spannung, Z= impedanz):</w:t>
        </w:r>
      </w:ins>
    </w:p>
    <w:p w:rsidR="00006A48" w:rsidRDefault="00006A48">
      <w:pPr>
        <w:pStyle w:val="NurText"/>
        <w:spacing w:after="120"/>
        <w:rPr>
          <w:rFonts w:asciiTheme="minorHAnsi" w:hAnsiTheme="minorHAnsi" w:cs="Courier New"/>
          <w:color w:val="FF0000"/>
          <w:sz w:val="22"/>
          <w:szCs w:val="22"/>
        </w:rPr>
      </w:pPr>
    </w:p>
    <w:p w:rsidR="00006A48" w:rsidRDefault="00006A48">
      <w:pPr>
        <w:pStyle w:val="NurText"/>
        <w:spacing w:after="1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</m:oMath>
      </m:oMathPara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Hardware.Mic_PascalToVolt = 10^(-53.5/20)*1.0/0.1; % Knowles FG-23329</w:t>
      </w:r>
      <w:r>
        <w:rPr>
          <w:rFonts w:asciiTheme="minorHAnsi" w:hAnsiTheme="minorHAnsi" w:cs="Courier New"/>
          <w:sz w:val="22"/>
          <w:szCs w:val="22"/>
        </w:rPr>
        <w:br/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Dies ist ein fixer Empfindlichkeitswert für den verwendeten Mikrofontyp (hier Knowles FG 23329). Hier wollten wir alternativ eine Kalibrierfunktion angeb</w:t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en können; Rainer hat das in Lichuns setup auch schon implementiert.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17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 xml:space="preserve">Hardware.Mic_Cal_Value = 96; % add to dB FS to get dB SPL </w:t>
      </w:r>
      <w:r w:rsidRPr="00F001AB">
        <w:rPr>
          <w:rFonts w:asciiTheme="minorHAnsi" w:hAnsiTheme="minorHAnsi" w:cs="Courier New"/>
          <w:sz w:val="22"/>
          <w:szCs w:val="22"/>
          <w:lang w:val="en-US"/>
          <w:rPrChange w:id="18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br/>
      </w:r>
      <w:r w:rsidRPr="00F001AB">
        <w:rPr>
          <w:rFonts w:asciiTheme="minorHAnsi" w:hAnsiTheme="minorHAnsi" w:cs="Courier New"/>
          <w:color w:val="5B9BD5" w:themeColor="accent1"/>
          <w:sz w:val="22"/>
          <w:szCs w:val="22"/>
          <w:lang w:val="en-US"/>
          <w:rPrChange w:id="19" w:author="Rainer Beutelmann" w:date="2017-03-12T20:47:00Z">
            <w:rPr>
              <w:rFonts w:asciiTheme="minorHAnsi" w:hAnsiTheme="minorHAnsi" w:cs="Courier New"/>
              <w:color w:val="5B9BD5" w:themeColor="accent1"/>
              <w:sz w:val="22"/>
              <w:szCs w:val="22"/>
            </w:rPr>
          </w:rPrChange>
        </w:rPr>
        <w:t>setzt 1 Pascal = 96 dB SPL</w:t>
      </w:r>
      <w:r w:rsidRPr="00F001AB">
        <w:rPr>
          <w:rFonts w:asciiTheme="minorHAnsi" w:hAnsiTheme="minorHAnsi" w:cs="Courier New"/>
          <w:color w:val="FF0000"/>
          <w:sz w:val="22"/>
          <w:szCs w:val="22"/>
          <w:lang w:val="en-US"/>
          <w:rPrChange w:id="20" w:author="Rainer Beutelmann" w:date="2017-03-12T20:47:00Z">
            <w:rPr>
              <w:rFonts w:asciiTheme="minorHAnsi" w:hAnsiTheme="minorHAnsi" w:cs="Courier New"/>
              <w:color w:val="FF0000"/>
              <w:sz w:val="22"/>
              <w:szCs w:val="22"/>
            </w:rPr>
          </w:rPrChange>
        </w:rPr>
        <w:t xml:space="preserve">. </w:t>
      </w:r>
      <w:r>
        <w:rPr>
          <w:rFonts w:asciiTheme="minorHAnsi" w:hAnsiTheme="minorHAnsi" w:cs="Courier New"/>
          <w:color w:val="FF0000"/>
          <w:sz w:val="22"/>
          <w:szCs w:val="22"/>
        </w:rPr>
        <w:t>Ist das korrekt intepretiert? Was ist „FS“? Rainer fragen – wichtig!!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ins w:id="21" w:author="Rainer Beutelmann" w:date="2016-12-08T12:04:00Z">
        <w:r>
          <w:rPr>
            <w:rFonts w:ascii="Calibri" w:hAnsi="Calibri" w:cs="Courier New"/>
            <w:sz w:val="22"/>
            <w:szCs w:val="22"/>
          </w:rPr>
          <w:t>FS bedeutet „full scale“ und i</w:t>
        </w:r>
        <w:r>
          <w:rPr>
            <w:rFonts w:ascii="Calibri" w:hAnsi="Calibri" w:cs="Courier New"/>
            <w:sz w:val="22"/>
            <w:szCs w:val="22"/>
          </w:rPr>
          <w:t>st, ähnlich wie SPL</w:t>
        </w:r>
      </w:ins>
      <w:ins w:id="22" w:author="Rainer Beutelmann" w:date="2016-12-08T12:05:00Z">
        <w:r>
          <w:rPr>
            <w:rFonts w:ascii="Calibri" w:hAnsi="Calibri" w:cs="Courier New"/>
            <w:sz w:val="22"/>
            <w:szCs w:val="22"/>
          </w:rPr>
          <w:t>, die Referenz für den in dB ausgedrückten Pegel</w:t>
        </w:r>
      </w:ins>
      <w:ins w:id="23" w:author="Rainer Beutelmann" w:date="2016-12-08T12:07:00Z">
        <w:r>
          <w:rPr>
            <w:rFonts w:ascii="Calibri" w:hAnsi="Calibri" w:cs="Courier New"/>
            <w:sz w:val="22"/>
            <w:szCs w:val="22"/>
          </w:rPr>
          <w:t xml:space="preserve"> von digitalen Signalen. </w:t>
        </w:r>
      </w:ins>
      <w:ins w:id="24" w:author="Rainer Beutelmann" w:date="2016-12-08T12:08:00Z">
        <w:r>
          <w:rPr>
            <w:rFonts w:ascii="Calibri" w:hAnsi="Calibri" w:cs="Courier New"/>
            <w:sz w:val="22"/>
            <w:szCs w:val="22"/>
          </w:rPr>
          <w:t>Der Referenzwert ist einfach 1, d.h. ein digitales Signal mit einem RMS von 1 (linear) hat einen Pegel von 0 dB FS.</w:t>
        </w:r>
      </w:ins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ins w:id="25" w:author="Rainer Beutelmann" w:date="2016-12-08T12:09:00Z">
        <w:r>
          <w:rPr>
            <w:rFonts w:ascii="Calibri" w:hAnsi="Calibri" w:cs="Courier New"/>
            <w:sz w:val="22"/>
            <w:szCs w:val="22"/>
          </w:rPr>
          <w:t xml:space="preserve">die Umrechnung ist 1 (digital) = 0 dB FS </w:t>
        </w:r>
        <w:r>
          <w:rPr>
            <w:rFonts w:ascii="Calibri" w:hAnsi="Calibri" w:cs="Courier New"/>
            <w:sz w:val="22"/>
            <w:szCs w:val="22"/>
          </w:rPr>
          <w:t>entspricht 96 dB SPL (SPL-Referenz</w:t>
        </w:r>
      </w:ins>
      <w:ins w:id="26" w:author="Rainer Beutelmann" w:date="2016-12-08T12:10:00Z">
        <w:r>
          <w:rPr>
            <w:rFonts w:ascii="Calibri" w:hAnsi="Calibri" w:cs="Courier New"/>
            <w:sz w:val="22"/>
            <w:szCs w:val="22"/>
          </w:rPr>
          <w:t xml:space="preserve"> 20 µPa)</w:t>
        </w:r>
      </w:ins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ins w:id="27" w:author="Rainer Beutelmann" w:date="2016-12-08T12:11:00Z">
        <w:r>
          <w:rPr>
            <w:rFonts w:ascii="Calibri" w:hAnsi="Calibri" w:cs="Courier New"/>
            <w:sz w:val="22"/>
            <w:szCs w:val="22"/>
          </w:rPr>
          <w:t>Achtung: Ein voll ausgesteuerter Sinus-Ton (Amplitude 1) hat einen RMS-Wert von 0.707, d.h. -3 dB FS</w:t>
        </w:r>
      </w:ins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Recording.FileName    :   Dateiname-Prefix (mit Verzeichnis) für die Rohdaten. Wird mit Datum/Uhrzeit und Nummer</w:t>
      </w:r>
      <w:r>
        <w:rPr>
          <w:rFonts w:asciiTheme="minorHAnsi" w:hAnsiTheme="minorHAnsi" w:cs="Courier New"/>
          <w:sz w:val="22"/>
          <w:szCs w:val="22"/>
        </w:rPr>
        <w:t xml:space="preserve"> ergänzt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Recording.EEGCh       :   Aufnahmekanal für EEG/ABR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Recording.MicCh       :   Aufnahmekanalpaar für Mikrofone [ links rechts ]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Recording.TrgCh       :   Aufnahmekanal für Trigger-Loop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Recording.ExtraSmp    :   Wieviele Samples nach Abspielen der </w:t>
      </w:r>
      <w:r>
        <w:rPr>
          <w:rFonts w:asciiTheme="minorHAnsi" w:hAnsiTheme="minorHAnsi" w:cs="Courier New"/>
          <w:sz w:val="22"/>
          <w:szCs w:val="22"/>
        </w:rPr>
        <w:t>Signale noch extra aufgenommen werden (z.B. wegen akustischer und digitaler Zeitverzögerung)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Recording.PreTime     :   Aufnahmezeit vor dem Stimulus (in Sekunden)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Recording.RecTime     :   Aufnahmezeit ab Beginn des Stimulus (in Sekunden) 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Recording.Artefa</w:t>
      </w:r>
      <w:r>
        <w:rPr>
          <w:rFonts w:asciiTheme="minorHAnsi" w:hAnsiTheme="minorHAnsi" w:cs="Courier New"/>
          <w:sz w:val="22"/>
          <w:szCs w:val="22"/>
        </w:rPr>
        <w:t>ctThr :  Artefaktschwelle in µV, lässt sich über GUI aktuell per Mausklick festlegen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Recording.RejectArtefacts    :   Sollen Artfakte (d.h. alle Epoche mit mindestens einem Sample &gt; Schwelle) überhaupt aus der Mittelung herausgenommen werden? (true/false)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Recording.MaxRepsPerCond  :   Anzahl der mindestens pro Kondition artefaktfrei aufzunehmender Epochen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Stimulus.Duration        :   Länge des Stimulus in Sekunden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Stimulus.Type            :   Stimulus-Typ (entsprechend switch-Block in PlayStimulus) kann be</w:t>
      </w:r>
      <w:r>
        <w:rPr>
          <w:rFonts w:asciiTheme="minorHAnsi" w:hAnsiTheme="minorHAnsi" w:cs="Courier New"/>
          <w:sz w:val="22"/>
          <w:szCs w:val="22"/>
        </w:rPr>
        <w:t>liebig ergänzt werden</w:t>
      </w:r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28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29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 xml:space="preserve">Stimulus.Frequency       :   Stimulus-Frequenz </w:t>
      </w:r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30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31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>Stimulus.ModulationDepth :   Modulationsfrequenz (bei Amplitudenmodulationen)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Stimulus.Fs              :   Stimulus-Samplingfrequenz (ist nahezu immer gleich System-Fs)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Stimulus.FileName</w:t>
      </w:r>
      <w:r>
        <w:rPr>
          <w:rFonts w:asciiTheme="minorHAnsi" w:hAnsiTheme="minorHAnsi" w:cs="Courier New"/>
          <w:sz w:val="22"/>
          <w:szCs w:val="22"/>
        </w:rPr>
        <w:t xml:space="preserve">        :   Dateiname für Stimulus von Platte </w:t>
      </w:r>
      <w:r>
        <w:rPr>
          <w:rFonts w:asciiTheme="minorHAnsi" w:hAnsiTheme="minorHAnsi" w:cs="Courier New"/>
          <w:color w:val="FF0000"/>
          <w:sz w:val="22"/>
          <w:szCs w:val="22"/>
        </w:rPr>
        <w:t>(= nur extern generierte Stimuli?)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Stimulus.FileTimeOffset  :   Beginn des Stimulus in der Datei in Sekunden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Stimulus.SampleFormat    :   bei "raw"-Dateien: Datenformat der Samples in der Datei (z.B. 'int16')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</w:t>
      </w:r>
      <w:r>
        <w:rPr>
          <w:rFonts w:asciiTheme="minorHAnsi" w:hAnsiTheme="minorHAnsi" w:cs="Courier New"/>
          <w:sz w:val="22"/>
          <w:szCs w:val="22"/>
        </w:rPr>
        <w:t>timulus.FileCh          :   Anzahl der Kanäle in der Datei (bei "raw")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Stimulus.bDoResample     :   bei Fs-Mismatch: resamplen (true) oder Fehlermeldung (false)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Stimulus.RampDur         :   Dauer der On- bzw. Offset-Rampen (Fensterung) in Sekunden</w:t>
      </w:r>
      <w:r>
        <w:rPr>
          <w:rFonts w:asciiTheme="minorHAnsi" w:hAnsiTheme="minorHAnsi" w:cs="Courier New"/>
          <w:sz w:val="22"/>
          <w:szCs w:val="22"/>
        </w:rPr>
        <w:br/>
      </w:r>
      <w:r>
        <w:rPr>
          <w:rFonts w:asciiTheme="minorHAnsi" w:hAnsiTheme="minorHAnsi" w:cs="Courier New"/>
          <w:color w:val="5B9BD5" w:themeColor="accent1"/>
          <w:sz w:val="22"/>
          <w:szCs w:val="22"/>
        </w:rPr>
        <w:t>wichtiger Parameter; Faustregel: nicht kürzer als eine Periode der niedrigsten verwendeten Frequenz)</w:t>
      </w:r>
    </w:p>
    <w:p w:rsidR="00006A48" w:rsidRDefault="00F001AB">
      <w:pPr>
        <w:pStyle w:val="NurText"/>
        <w:spacing w:after="120"/>
      </w:pPr>
      <w:r>
        <w:rPr>
          <w:rFonts w:asciiTheme="minorHAnsi" w:hAnsiTheme="minorHAnsi" w:cs="Courier New"/>
          <w:sz w:val="22"/>
          <w:szCs w:val="22"/>
        </w:rPr>
        <w:lastRenderedPageBreak/>
        <w:t>Stimulus.Window          :   Art der Fensterung ('hann' oder 'none', kann ergänzt werden)</w:t>
      </w:r>
      <w:r>
        <w:rPr>
          <w:rFonts w:asciiTheme="minorHAnsi" w:hAnsiTheme="minorHAnsi" w:cs="Courier New"/>
          <w:sz w:val="22"/>
          <w:szCs w:val="22"/>
        </w:rPr>
        <w:br/>
      </w:r>
      <w:r>
        <w:rPr>
          <w:rFonts w:asciiTheme="minorHAnsi" w:hAnsiTheme="minorHAnsi" w:cs="Courier New"/>
          <w:color w:val="FF0000"/>
          <w:sz w:val="22"/>
          <w:szCs w:val="22"/>
        </w:rPr>
        <w:t>was bedeutet „none“? Wirklich keine Fensterung oder lineare Rampe</w:t>
      </w:r>
      <w:r>
        <w:rPr>
          <w:rFonts w:asciiTheme="minorHAnsi" w:hAnsiTheme="minorHAnsi" w:cs="Courier New"/>
          <w:color w:val="FF0000"/>
          <w:sz w:val="22"/>
          <w:szCs w:val="22"/>
        </w:rPr>
        <w:t>n?</w:t>
      </w:r>
    </w:p>
    <w:p w:rsidR="00006A48" w:rsidRDefault="00F001AB">
      <w:pPr>
        <w:pStyle w:val="NurText"/>
        <w:spacing w:after="120"/>
      </w:pPr>
      <w:ins w:id="32" w:author="Rainer Beutelmann" w:date="2016-12-08T12:11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 xml:space="preserve">„none“ bedeutet </w:t>
        </w:r>
      </w:ins>
      <w:ins w:id="33" w:author="Rainer Beutelmann" w:date="2016-12-08T12:12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eigentlich „Rechteck“-Fensterung, d.h. das Signal wird hart zu Beginn und Ende abgeschnitten (theoretisch wäre „keine“ Fensterung ja unendlich lang)</w:t>
        </w:r>
      </w:ins>
      <w:ins w:id="34" w:author="Rainer Beutelmann" w:date="2016-12-08T12:13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. Auf jeden Fall keine linearen Rampen</w:t>
        </w:r>
      </w:ins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Stimulus.Level           :   Abspielpegel (Referen</w:t>
      </w:r>
      <w:r>
        <w:rPr>
          <w:rFonts w:asciiTheme="minorHAnsi" w:hAnsiTheme="minorHAnsi" w:cs="Courier New"/>
          <w:sz w:val="22"/>
          <w:szCs w:val="22"/>
        </w:rPr>
        <w:t xml:space="preserve">z)  </w:t>
      </w:r>
      <w:r>
        <w:rPr>
          <w:rFonts w:asciiTheme="minorHAnsi" w:hAnsiTheme="minorHAnsi" w:cs="Courier New"/>
          <w:color w:val="FF0000"/>
          <w:sz w:val="22"/>
          <w:szCs w:val="22"/>
        </w:rPr>
        <w:t>muss diese Variable definiert werden? Bzw. was gilt dann für Stimulus.ILD, wenn sie nicht definiert ist?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ins w:id="35" w:author="Rainer Beutelmann" w:date="2016-12-08T12:13:00Z">
        <w:r>
          <w:rPr>
            <w:rFonts w:ascii="Calibri" w:hAnsi="Calibri" w:cs="Courier New"/>
            <w:sz w:val="22"/>
            <w:szCs w:val="22"/>
          </w:rPr>
          <w:t xml:space="preserve">Ja, die Variable muss definiert werden, das ist der </w:t>
        </w:r>
      </w:ins>
      <w:ins w:id="36" w:author="Rainer Beutelmann" w:date="2016-12-08T12:14:00Z">
        <w:r>
          <w:rPr>
            <w:rFonts w:ascii="Calibri" w:hAnsi="Calibri" w:cs="Courier New"/>
            <w:sz w:val="22"/>
            <w:szCs w:val="22"/>
          </w:rPr>
          <w:t>Pegel des Ausgangssignals, von dem aus die ILDs angewendet werden (jeweils +/- ½ auf jeder Seit</w:t>
        </w:r>
        <w:r>
          <w:rPr>
            <w:rFonts w:ascii="Calibri" w:hAnsi="Calibri" w:cs="Courier New"/>
            <w:sz w:val="22"/>
            <w:szCs w:val="22"/>
          </w:rPr>
          <w:t>e)</w:t>
        </w:r>
      </w:ins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Stimulus.ITD    :   Liste von ITD-Werten, die gemessen werden sollen (in Sekunden)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Stimulus.ILD    :   Liste von ILD-Werten, die gemessen werden sollen (in dB)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====&gt; es werden alle Kombinationen gemessen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Stimulus.LevelThreshold  :   </w:t>
      </w:r>
      <w:r>
        <w:rPr>
          <w:rFonts w:asciiTheme="minorHAnsi" w:hAnsiTheme="minorHAnsi" w:cs="Courier New"/>
          <w:b/>
          <w:sz w:val="22"/>
          <w:szCs w:val="22"/>
        </w:rPr>
        <w:t>Workaround für mona</w:t>
      </w:r>
      <w:r>
        <w:rPr>
          <w:rFonts w:asciiTheme="minorHAnsi" w:hAnsiTheme="minorHAnsi" w:cs="Courier New"/>
          <w:b/>
          <w:sz w:val="22"/>
          <w:szCs w:val="22"/>
        </w:rPr>
        <w:t>urale Pegel-Schwellen</w:t>
      </w:r>
      <w:r>
        <w:rPr>
          <w:rFonts w:asciiTheme="minorHAnsi" w:hAnsiTheme="minorHAnsi" w:cs="Courier New"/>
          <w:sz w:val="22"/>
          <w:szCs w:val="22"/>
        </w:rPr>
        <w:t>:- auf true setzen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                               - Stimulus.Level = 0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                               - Stimulus.ILD = List der Pegel in dB SPL</w:t>
      </w:r>
      <w:r>
        <w:rPr>
          <w:rFonts w:asciiTheme="minorHAnsi" w:hAnsiTheme="minorHAnsi" w:cs="Courier New"/>
          <w:sz w:val="22"/>
          <w:szCs w:val="22"/>
        </w:rPr>
        <w:br/>
      </w:r>
      <w:r>
        <w:rPr>
          <w:rFonts w:asciiTheme="minorHAnsi" w:hAnsiTheme="minorHAnsi" w:cs="Courier New"/>
          <w:color w:val="FF0000"/>
          <w:sz w:val="22"/>
          <w:szCs w:val="22"/>
        </w:rPr>
        <w:t xml:space="preserve">Für welchen Fall ist dieser workaround? Wird nicht dasselbe erreicht, indem man </w:t>
      </w:r>
      <w:bookmarkStart w:id="37" w:name="_GoBack"/>
      <w:r>
        <w:rPr>
          <w:rFonts w:asciiTheme="minorHAnsi" w:hAnsiTheme="minorHAnsi" w:cs="Courier New"/>
          <w:color w:val="FF0000"/>
          <w:sz w:val="22"/>
          <w:szCs w:val="22"/>
        </w:rPr>
        <w:t>Stimulus.StimulusSide</w:t>
      </w:r>
      <w:bookmarkEnd w:id="37"/>
      <w:r>
        <w:rPr>
          <w:rFonts w:asciiTheme="minorHAnsi" w:hAnsiTheme="minorHAnsi" w:cs="Courier New"/>
          <w:color w:val="FF0000"/>
          <w:sz w:val="22"/>
          <w:szCs w:val="22"/>
        </w:rPr>
        <w:t xml:space="preserve"> auf L oder R setzt?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ins w:id="38" w:author="Rainer Beutelmann" w:date="2016-12-08T12:15:00Z">
        <w:r>
          <w:rPr>
            <w:rFonts w:ascii="Calibri" w:hAnsi="Calibri" w:cs="Courier New"/>
            <w:sz w:val="22"/>
            <w:szCs w:val="22"/>
          </w:rPr>
          <w:t>(schon geklärt): Diese kleine Umgehung der binauralen Standardkonfiguration war früher, vor Einbau des „PresentationType“</w:t>
        </w:r>
      </w:ins>
      <w:ins w:id="39" w:author="Rainer Beutelmann" w:date="2016-12-08T12:16:00Z">
        <w:r>
          <w:rPr>
            <w:rFonts w:ascii="Calibri" w:hAnsi="Calibri" w:cs="Courier New"/>
            <w:sz w:val="22"/>
            <w:szCs w:val="22"/>
          </w:rPr>
          <w:t>, nötig, um simple monaurale Hörschwellen zu messen.</w:t>
        </w:r>
      </w:ins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Stimulus.UseSignSwapping :   zufällige V</w:t>
      </w:r>
      <w:r>
        <w:rPr>
          <w:rFonts w:asciiTheme="minorHAnsi" w:hAnsiTheme="minorHAnsi" w:cs="Courier New"/>
          <w:sz w:val="22"/>
          <w:szCs w:val="22"/>
        </w:rPr>
        <w:t>orzeichen der Abspiel-Signale verwenden?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wenn ja, mitteln sich elektrische Artefakte und Signale aus der Cochlea über die Zeit raus.</w:t>
      </w:r>
    </w:p>
    <w:p w:rsidR="00006A48" w:rsidRDefault="00F001AB">
      <w:pPr>
        <w:pStyle w:val="NurText"/>
        <w:spacing w:after="120"/>
      </w:pPr>
      <w:r>
        <w:rPr>
          <w:rFonts w:asciiTheme="minorHAnsi" w:hAnsiTheme="minorHAnsi" w:cs="Courier New"/>
          <w:color w:val="FF0000"/>
          <w:sz w:val="22"/>
          <w:szCs w:val="22"/>
        </w:rPr>
        <w:t>Wirklich zufällig? Oder ist hiermit 180° alternierende Anfangsphase gemeint?</w:t>
      </w:r>
    </w:p>
    <w:p w:rsidR="00006A48" w:rsidRDefault="00F001AB">
      <w:pPr>
        <w:pStyle w:val="NurText"/>
        <w:spacing w:after="120"/>
      </w:pPr>
      <w:ins w:id="40" w:author="Rainer Beutelmann" w:date="2016-12-08T12:16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Zufällig im dem Sinne, dass eines der zwei mög</w:t>
        </w:r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lichen Vorzeichen</w:t>
        </w:r>
      </w:ins>
      <w:ins w:id="41" w:author="Rainer Beutelmann" w:date="2016-12-08T12:17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 xml:space="preserve"> vor jeder Präsentation zufällig ausgewählt wird.</w:t>
        </w:r>
      </w:ins>
    </w:p>
    <w:p w:rsidR="00006A48" w:rsidRPr="00F001AB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  <w:lang w:val="en-US"/>
          <w:rPrChange w:id="42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43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>Stimulus.PresentationType  : 'L/R/B' oder 'simple binaural'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 w:rsidRPr="00F001AB">
        <w:rPr>
          <w:rFonts w:asciiTheme="minorHAnsi" w:hAnsiTheme="minorHAnsi" w:cs="Courier New"/>
          <w:sz w:val="22"/>
          <w:szCs w:val="22"/>
          <w:lang w:val="en-US"/>
          <w:rPrChange w:id="44" w:author="Rainer Beutelmann" w:date="2017-03-12T20:47:00Z">
            <w:rPr>
              <w:rFonts w:asciiTheme="minorHAnsi" w:hAnsiTheme="minorHAnsi" w:cs="Courier New"/>
              <w:sz w:val="22"/>
              <w:szCs w:val="22"/>
            </w:rPr>
          </w:rPrChange>
        </w:rPr>
        <w:t xml:space="preserve">                            </w:t>
      </w:r>
      <w:r>
        <w:rPr>
          <w:rFonts w:asciiTheme="minorHAnsi" w:hAnsiTheme="minorHAnsi" w:cs="Courier New"/>
          <w:sz w:val="22"/>
          <w:szCs w:val="22"/>
        </w:rPr>
        <w:t>ersteres spielt immer auch links/rechts monaural mit ab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                           letzteres hängt v</w:t>
      </w:r>
      <w:r>
        <w:rPr>
          <w:rFonts w:asciiTheme="minorHAnsi" w:hAnsiTheme="minorHAnsi" w:cs="Courier New"/>
          <w:sz w:val="22"/>
          <w:szCs w:val="22"/>
        </w:rPr>
        <w:t>on den StimulusSide und MaskerSide ab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Stimulus.StimulusSide    : 'L', 'R', 'L+R'  Stimulus ausschließlich links, rechts oder binaural abspielen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Stimulus.MaskerSide      : 'L', 'R', 'L+R'  Masker ausschließlich links, rechts oder binaural abspielen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</w:t>
      </w:r>
      <w:r>
        <w:rPr>
          <w:rFonts w:asciiTheme="minorHAnsi" w:hAnsiTheme="minorHAnsi" w:cs="Courier New"/>
          <w:sz w:val="22"/>
          <w:szCs w:val="22"/>
        </w:rPr>
        <w:t>us.BufferLen             :   Länge des Masker-Puffers, aus dem zufällig kurze Abschnitte abgespielt werden (um quasi-zufälliges Rauschen zu bekommen)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Stimulus.IAC                   :   Interaurale Korrelation des Maskers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Stimulus.CenterFreq            :   </w:t>
      </w:r>
      <w:r>
        <w:rPr>
          <w:rFonts w:asciiTheme="minorHAnsi" w:hAnsiTheme="minorHAnsi" w:cs="Courier New"/>
          <w:sz w:val="22"/>
          <w:szCs w:val="22"/>
        </w:rPr>
        <w:t>Mittenfrequenz des Maskers (in Hz)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Stimulus.BandWidth             :   Bandbreite des Maskers um die Mittenfreqenz (in Hz)</w:t>
      </w:r>
    </w:p>
    <w:p w:rsidR="00006A48" w:rsidRDefault="00F001AB">
      <w:pPr>
        <w:pStyle w:val="NurText"/>
        <w:spacing w:after="120"/>
      </w:pPr>
      <w:r>
        <w:rPr>
          <w:rFonts w:asciiTheme="minorHAnsi" w:hAnsiTheme="minorHAnsi" w:cs="Courier New"/>
          <w:sz w:val="22"/>
          <w:szCs w:val="22"/>
        </w:rPr>
        <w:t>Stimulus.MaskerLevel           :   Masker-Pegel in dB SPL</w:t>
      </w:r>
      <w:r>
        <w:rPr>
          <w:rFonts w:asciiTheme="minorHAnsi" w:hAnsiTheme="minorHAnsi" w:cs="Courier New"/>
          <w:sz w:val="22"/>
          <w:szCs w:val="22"/>
        </w:rPr>
        <w:br/>
      </w:r>
      <w:r>
        <w:rPr>
          <w:rFonts w:asciiTheme="minorHAnsi" w:hAnsiTheme="minorHAnsi" w:cs="Courier New"/>
          <w:color w:val="FF0000"/>
          <w:sz w:val="22"/>
          <w:szCs w:val="22"/>
        </w:rPr>
        <w:t>wie wird das berechnet? Spectrum level (dB/Hz)?</w:t>
      </w:r>
    </w:p>
    <w:p w:rsidR="00006A48" w:rsidRDefault="00F001AB">
      <w:pPr>
        <w:pStyle w:val="NurText"/>
        <w:spacing w:after="120"/>
      </w:pPr>
      <w:ins w:id="45" w:author="Rainer Beutelmann" w:date="2016-12-08T12:17:00Z"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Das hier ist der totale Pege</w:t>
        </w:r>
        <w:r>
          <w:rPr>
            <w:rFonts w:asciiTheme="minorHAnsi" w:hAnsiTheme="minorHAnsi" w:cs="Courier New"/>
            <w:color w:val="5B9BD5" w:themeColor="accent1"/>
            <w:sz w:val="22"/>
            <w:szCs w:val="22"/>
          </w:rPr>
          <w:t>l, also nicht die spektrale Leistungsdichte</w:t>
        </w:r>
      </w:ins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Stimulus.MaskerDuration        :   Länge des Maskers in Sekunden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lastRenderedPageBreak/>
        <w:t>Stimulus.StimOnsetDelay        :   Startzeit des Stimulus ab Beginn des Maskers in Sekunden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Stimulus.MaskerLevelOffsets    :   Liste mit Pegel-Offs</w:t>
      </w:r>
      <w:r>
        <w:rPr>
          <w:rFonts w:asciiTheme="minorHAnsi" w:hAnsiTheme="minorHAnsi" w:cs="Courier New"/>
          <w:sz w:val="22"/>
          <w:szCs w:val="22"/>
        </w:rPr>
        <w:t>et-Stufen für den Masker in dB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Stimulus.StimulusLevelOffsets  :   Liste mit Pegel-Offset-Stufen für den Stimulus in dB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>Stimulus.MaskerRampDur         :   Länge der On- bzw. Offset-Rampen des Maskers</w:t>
      </w:r>
    </w:p>
    <w:p w:rsidR="00006A48" w:rsidRDefault="00F001AB">
      <w:pPr>
        <w:pStyle w:val="Nur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Stimulus.MaskerFrozen          :   Masker quasi-zufällig </w:t>
      </w:r>
      <w:r>
        <w:rPr>
          <w:rFonts w:asciiTheme="minorHAnsi" w:hAnsiTheme="minorHAnsi" w:cs="Courier New"/>
          <w:sz w:val="22"/>
          <w:szCs w:val="22"/>
        </w:rPr>
        <w:t>machen oder nicht</w:t>
      </w:r>
    </w:p>
    <w:p w:rsidR="00006A48" w:rsidRDefault="00F001AB">
      <w:pPr>
        <w:pStyle w:val="NurText"/>
        <w:spacing w:after="120"/>
        <w:rPr>
          <w:rFonts w:asciiTheme="minorHAnsi" w:hAnsiTheme="minorHAnsi" w:cs="Courier New"/>
          <w:color w:val="5B9BD5" w:themeColor="accent1"/>
          <w:sz w:val="22"/>
          <w:szCs w:val="22"/>
        </w:rPr>
      </w:pPr>
      <w:r>
        <w:rPr>
          <w:rFonts w:asciiTheme="minorHAnsi" w:hAnsiTheme="minorHAnsi" w:cs="Courier New"/>
          <w:color w:val="5B9BD5" w:themeColor="accent1"/>
          <w:sz w:val="22"/>
          <w:szCs w:val="22"/>
        </w:rPr>
        <w:t xml:space="preserve">Frozen noise verwendet jedes Mal exakt dasselbe Rauschen, bei „zufällig“ wird das Rauschen jedes Mal neu erzeugt </w:t>
      </w: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  <w:rPr>
          <w:rFonts w:asciiTheme="minorHAnsi" w:hAnsiTheme="minorHAnsi" w:cs="Courier New"/>
          <w:sz w:val="22"/>
          <w:szCs w:val="22"/>
        </w:rPr>
      </w:pPr>
    </w:p>
    <w:p w:rsidR="00006A48" w:rsidRDefault="00006A48">
      <w:pPr>
        <w:pStyle w:val="NurText"/>
        <w:spacing w:after="120"/>
      </w:pPr>
    </w:p>
    <w:sectPr w:rsidR="00006A48" w:rsidSect="00006A48">
      <w:pgSz w:w="11906" w:h="16838"/>
      <w:pgMar w:top="1417" w:right="1335" w:bottom="1134" w:left="1334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trackRevisions/>
  <w:defaultTabStop w:val="708"/>
  <w:hyphenationZone w:val="425"/>
  <w:characterSpacingControl w:val="doNotCompress"/>
  <w:compat/>
  <w:rsids>
    <w:rsidRoot w:val="00006A48"/>
    <w:rsid w:val="00006A48"/>
    <w:rsid w:val="00F00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06A48"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rTextZchn">
    <w:name w:val="Nur Text Zchn"/>
    <w:basedOn w:val="Absatz-Standardschriftart"/>
    <w:link w:val="NurText"/>
    <w:uiPriority w:val="99"/>
    <w:qFormat/>
    <w:rsid w:val="003A4A1A"/>
    <w:rPr>
      <w:rFonts w:ascii="Consolas" w:hAnsi="Consolas"/>
      <w:sz w:val="21"/>
      <w:szCs w:val="21"/>
    </w:rPr>
  </w:style>
  <w:style w:type="paragraph" w:customStyle="1" w:styleId="Heading">
    <w:name w:val="Heading"/>
    <w:basedOn w:val="Standard"/>
    <w:next w:val="Textkrper"/>
    <w:qFormat/>
    <w:rsid w:val="00006A48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Textkrper">
    <w:name w:val="Body Text"/>
    <w:basedOn w:val="Standard"/>
    <w:rsid w:val="00006A48"/>
    <w:pPr>
      <w:spacing w:after="140" w:line="288" w:lineRule="auto"/>
    </w:pPr>
  </w:style>
  <w:style w:type="paragraph" w:styleId="Liste">
    <w:name w:val="List"/>
    <w:basedOn w:val="Textkrper"/>
    <w:rsid w:val="00006A48"/>
  </w:style>
  <w:style w:type="paragraph" w:customStyle="1" w:styleId="Caption">
    <w:name w:val="Caption"/>
    <w:basedOn w:val="Standard"/>
    <w:qFormat/>
    <w:rsid w:val="00006A48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qFormat/>
    <w:rsid w:val="00006A48"/>
    <w:pPr>
      <w:suppressLineNumbers/>
    </w:pPr>
  </w:style>
  <w:style w:type="paragraph" w:styleId="NurText">
    <w:name w:val="Plain Text"/>
    <w:basedOn w:val="Standard"/>
    <w:link w:val="NurTextZchn"/>
    <w:uiPriority w:val="99"/>
    <w:unhideWhenUsed/>
    <w:qFormat/>
    <w:rsid w:val="003A4A1A"/>
    <w:pPr>
      <w:spacing w:after="0" w:line="240" w:lineRule="auto"/>
    </w:pPr>
    <w:rPr>
      <w:rFonts w:ascii="Consolas" w:hAnsi="Consolas"/>
      <w:sz w:val="21"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00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001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2251</Words>
  <Characters>14184</Characters>
  <Application>Microsoft Office Word</Application>
  <DocSecurity>0</DocSecurity>
  <Lines>118</Lines>
  <Paragraphs>32</Paragraphs>
  <ScaleCrop>false</ScaleCrop>
  <Company/>
  <LinksUpToDate>false</LinksUpToDate>
  <CharactersWithSpaces>16403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</dc:creator>
  <cp:lastModifiedBy>Rainer Beutelmann</cp:lastModifiedBy>
  <cp:revision>2</cp:revision>
  <dcterms:created xsi:type="dcterms:W3CDTF">2017-03-12T19:50:00Z</dcterms:created>
  <dcterms:modified xsi:type="dcterms:W3CDTF">2017-03-12T19:50:00Z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